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70D5C" w14:textId="77777777" w:rsidR="00B15C79" w:rsidRPr="00B15C79" w:rsidRDefault="00521F3B" w:rsidP="00793610">
      <w:pPr>
        <w:rPr>
          <w:rFonts w:asciiTheme="majorEastAsia" w:eastAsiaTheme="majorEastAsia" w:hAnsiTheme="majorEastAsia"/>
          <w:b/>
          <w:color w:val="000000" w:themeColor="text1"/>
          <w:sz w:val="22"/>
          <w:szCs w:val="20"/>
        </w:rPr>
      </w:pPr>
      <w:hyperlink r:id="rId6" w:history="1">
        <w:r w:rsidR="00B15C79" w:rsidRPr="00B15C79">
          <w:rPr>
            <w:rStyle w:val="a3"/>
            <w:rFonts w:asciiTheme="majorEastAsia" w:eastAsiaTheme="majorEastAsia" w:hAnsiTheme="majorEastAsia" w:cs="Segoe UI"/>
            <w:b/>
            <w:color w:val="000000" w:themeColor="text1"/>
            <w:sz w:val="28"/>
            <w:szCs w:val="27"/>
            <w:u w:val="none"/>
          </w:rPr>
          <w:t>Omok game program</w:t>
        </w:r>
      </w:hyperlink>
    </w:p>
    <w:p w14:paraId="3837979D" w14:textId="77777777" w:rsidR="00FA5873" w:rsidRDefault="00FA5873" w:rsidP="00793610">
      <w:pPr>
        <w:rPr>
          <w:ins w:id="0" w:author="오환철" w:date="2017-04-24T01:59:00Z"/>
          <w:rFonts w:eastAsiaTheme="minorHAnsi"/>
          <w:szCs w:val="20"/>
        </w:rPr>
      </w:pPr>
      <w:ins w:id="1" w:author="오환철" w:date="2017-04-24T01:59:00Z">
        <w:r w:rsidRPr="00FA5873">
          <w:rPr>
            <w:rFonts w:eastAsiaTheme="minorHAnsi"/>
            <w:szCs w:val="20"/>
          </w:rPr>
          <w:t>In this modified Omok game, you get 30 points when you have four of your stones in a row, and 50 points when five of them. The game is over when a participant has five of his/her stones in a row. You have to, however, make sure that you have more cumulative points than your opponent before finishing the game.</w:t>
        </w:r>
      </w:ins>
    </w:p>
    <w:p w14:paraId="2F087EE1" w14:textId="47C02EEA" w:rsidR="00793610" w:rsidRPr="00B15C79" w:rsidDel="00FA5873" w:rsidRDefault="00793610" w:rsidP="00793610">
      <w:pPr>
        <w:rPr>
          <w:del w:id="2" w:author="오환철" w:date="2017-04-24T01:59:00Z"/>
          <w:rFonts w:eastAsiaTheme="minorHAnsi"/>
          <w:szCs w:val="20"/>
        </w:rPr>
      </w:pPr>
      <w:bookmarkStart w:id="3" w:name="_GoBack"/>
      <w:bookmarkEnd w:id="3"/>
      <w:del w:id="4" w:author="오환철" w:date="2017-04-24T01:59:00Z">
        <w:r w:rsidRPr="00B15C79" w:rsidDel="00FA5873">
          <w:rPr>
            <w:rFonts w:eastAsiaTheme="minorHAnsi"/>
            <w:szCs w:val="20"/>
          </w:rPr>
          <w:delText>This program is different from the existing Omok game by winning 5 consecu</w:delText>
        </w:r>
        <w:r w:rsidR="00B15C79" w:rsidDel="00FA5873">
          <w:rPr>
            <w:rFonts w:eastAsiaTheme="minorHAnsi"/>
            <w:szCs w:val="20"/>
          </w:rPr>
          <w:delText>tive stones of the same color.</w:delText>
        </w:r>
        <w:r w:rsidR="00B15C79" w:rsidDel="00FA5873">
          <w:rPr>
            <w:rFonts w:eastAsiaTheme="minorHAnsi" w:hint="eastAsia"/>
            <w:szCs w:val="20"/>
          </w:rPr>
          <w:delText xml:space="preserve"> </w:delText>
        </w:r>
      </w:del>
      <w:ins w:id="5" w:author="Microsoft Office User" w:date="2017-04-23T23:54:00Z">
        <w:del w:id="6" w:author="오환철" w:date="2017-04-24T01:59:00Z">
          <w:r w:rsidR="0028175D" w:rsidDel="00FA5873">
            <w:rPr>
              <w:rFonts w:eastAsiaTheme="minorHAnsi"/>
              <w:szCs w:val="20"/>
            </w:rPr>
            <w:delText xml:space="preserve">In this modified Omok game, you get 30 points when you have four of your stones in a row, and 50 points when five of them. </w:delText>
          </w:r>
        </w:del>
      </w:ins>
      <w:del w:id="7" w:author="오환철" w:date="2017-04-24T01:59:00Z">
        <w:r w:rsidRPr="00B15C79" w:rsidDel="00FA5873">
          <w:rPr>
            <w:rFonts w:eastAsiaTheme="minorHAnsi"/>
            <w:szCs w:val="20"/>
          </w:rPr>
          <w:delText xml:space="preserve">If you have 4 stones of the same color, you will get 30 points. If you have 5 </w:delText>
        </w:r>
        <w:r w:rsidR="00B15C79" w:rsidDel="00FA5873">
          <w:rPr>
            <w:rFonts w:eastAsiaTheme="minorHAnsi"/>
            <w:szCs w:val="20"/>
          </w:rPr>
          <w:delText>stones, you will get 50 points.</w:delText>
        </w:r>
      </w:del>
    </w:p>
    <w:p w14:paraId="73F84C43" w14:textId="68BDD73E" w:rsidR="0028175D" w:rsidRPr="0028175D" w:rsidRDefault="00793610" w:rsidP="00793610">
      <w:pPr>
        <w:rPr>
          <w:rFonts w:eastAsiaTheme="minorHAnsi"/>
          <w:b/>
          <w:szCs w:val="20"/>
          <w:rPrChange w:id="8" w:author="Microsoft Office User" w:date="2017-04-23T23:58:00Z">
            <w:rPr>
              <w:rFonts w:eastAsiaTheme="minorHAnsi"/>
              <w:szCs w:val="20"/>
            </w:rPr>
          </w:rPrChange>
        </w:rPr>
      </w:pPr>
      <w:del w:id="9" w:author="Microsoft Office User" w:date="2017-04-23T23:59:00Z">
        <w:r w:rsidRPr="00B15C79" w:rsidDel="0028175D">
          <w:rPr>
            <w:rFonts w:eastAsiaTheme="minorHAnsi"/>
            <w:szCs w:val="20"/>
          </w:rPr>
          <w:delText>You can play against a computer and fight against each other.</w:delText>
        </w:r>
      </w:del>
      <w:ins w:id="10" w:author="Microsoft Office User" w:date="2017-04-23T23:56:00Z">
        <w:r w:rsidR="0028175D">
          <w:rPr>
            <w:rFonts w:eastAsiaTheme="minorHAnsi"/>
            <w:szCs w:val="20"/>
          </w:rPr>
          <w:t xml:space="preserve">You can </w:t>
        </w:r>
      </w:ins>
      <w:ins w:id="11" w:author="Microsoft Office User" w:date="2017-04-23T23:58:00Z">
        <w:r w:rsidR="0028175D">
          <w:rPr>
            <w:rFonts w:eastAsiaTheme="minorHAnsi"/>
            <w:szCs w:val="20"/>
          </w:rPr>
          <w:t xml:space="preserve">play against either a computer or </w:t>
        </w:r>
        <w:del w:id="12" w:author="오환철" w:date="2017-04-24T01:37:00Z">
          <w:r w:rsidR="0028175D" w:rsidRPr="00125DCD" w:rsidDel="00125DCD">
            <w:rPr>
              <w:rFonts w:eastAsiaTheme="minorHAnsi"/>
              <w:szCs w:val="20"/>
              <w:rPrChange w:id="13" w:author="오환철" w:date="2017-04-24T01:37:00Z">
                <w:rPr>
                  <w:rFonts w:eastAsiaTheme="minorHAnsi"/>
                  <w:b/>
                  <w:szCs w:val="20"/>
                </w:rPr>
              </w:rPrChange>
            </w:rPr>
            <w:delText xml:space="preserve">another online user. / </w:delText>
          </w:r>
        </w:del>
      </w:ins>
      <w:ins w:id="14" w:author="Microsoft Office User" w:date="2017-04-23T23:59:00Z">
        <w:r w:rsidR="0028175D" w:rsidRPr="00125DCD">
          <w:rPr>
            <w:rFonts w:eastAsiaTheme="minorHAnsi"/>
            <w:szCs w:val="20"/>
            <w:rPrChange w:id="15" w:author="오환철" w:date="2017-04-24T01:37:00Z">
              <w:rPr>
                <w:rFonts w:eastAsiaTheme="minorHAnsi"/>
                <w:b/>
                <w:szCs w:val="20"/>
              </w:rPr>
            </w:rPrChange>
          </w:rPr>
          <w:t>a friend sitting next to you.</w:t>
        </w:r>
        <w:r w:rsidR="0028175D">
          <w:rPr>
            <w:rFonts w:eastAsiaTheme="minorHAnsi"/>
            <w:b/>
            <w:szCs w:val="20"/>
          </w:rPr>
          <w:t xml:space="preserve"> </w:t>
        </w:r>
        <w:del w:id="16" w:author="오환철" w:date="2017-04-24T01:37:00Z">
          <w:r w:rsidR="0028175D" w:rsidDel="00125DCD">
            <w:rPr>
              <w:rFonts w:eastAsiaTheme="minorHAnsi" w:hint="eastAsia"/>
              <w:b/>
              <w:szCs w:val="20"/>
            </w:rPr>
            <w:delText>이 굵은 글씨체는, 이게 다른 온라인 유저랑 싸울 수 있는 건지, 아니면 옆에 있는 친구랑 싸울 수 있는 건지에 따라 둘 중 하나 골라서 하슈!</w:delText>
          </w:r>
        </w:del>
      </w:ins>
    </w:p>
    <w:p w14:paraId="17928DF8" w14:textId="198AA40E" w:rsidR="0028175D" w:rsidDel="00FA5873" w:rsidRDefault="00793610" w:rsidP="00793610">
      <w:pPr>
        <w:rPr>
          <w:ins w:id="17" w:author="Microsoft Office User" w:date="2017-04-24T00:00:00Z"/>
          <w:del w:id="18" w:author="오환철" w:date="2017-04-24T01:53:00Z"/>
          <w:rFonts w:eastAsiaTheme="minorHAnsi"/>
          <w:szCs w:val="20"/>
        </w:rPr>
      </w:pPr>
      <w:del w:id="19" w:author="오환철" w:date="2017-04-24T01:53:00Z">
        <w:r w:rsidRPr="00B15C79" w:rsidDel="00FA5873">
          <w:rPr>
            <w:rFonts w:eastAsiaTheme="minorHAnsi"/>
            <w:szCs w:val="20"/>
          </w:rPr>
          <w:delText>If press the 'help' button on a player's turn, player will be able to get help from computer.</w:delText>
        </w:r>
      </w:del>
    </w:p>
    <w:p w14:paraId="6C5D1EA9" w14:textId="77777777" w:rsidR="0028175D" w:rsidRPr="0028175D" w:rsidRDefault="0028175D" w:rsidP="00793610">
      <w:pPr>
        <w:rPr>
          <w:rFonts w:eastAsiaTheme="minorHAnsi"/>
          <w:szCs w:val="20"/>
        </w:rPr>
      </w:pPr>
      <w:ins w:id="20" w:author="Microsoft Office User" w:date="2017-04-24T00:00:00Z">
        <w:r>
          <w:rPr>
            <w:rFonts w:eastAsiaTheme="minorHAnsi"/>
            <w:i/>
            <w:szCs w:val="20"/>
          </w:rPr>
          <w:t>Help</w:t>
        </w:r>
        <w:r>
          <w:rPr>
            <w:rFonts w:eastAsiaTheme="minorHAnsi"/>
            <w:szCs w:val="20"/>
          </w:rPr>
          <w:t xml:space="preserve"> button is available </w:t>
        </w:r>
      </w:ins>
      <w:ins w:id="21" w:author="Microsoft Office User" w:date="2017-04-24T00:01:00Z">
        <w:r w:rsidR="005F3536">
          <w:rPr>
            <w:rFonts w:eastAsiaTheme="minorHAnsi"/>
            <w:szCs w:val="20"/>
          </w:rPr>
          <w:t xml:space="preserve">to </w:t>
        </w:r>
      </w:ins>
      <w:ins w:id="22" w:author="Microsoft Office User" w:date="2017-04-24T00:05:00Z">
        <w:r w:rsidR="006650F6">
          <w:rPr>
            <w:rFonts w:eastAsiaTheme="minorHAnsi"/>
            <w:szCs w:val="20"/>
          </w:rPr>
          <w:t>help you by suggesting a</w:t>
        </w:r>
      </w:ins>
      <w:ins w:id="23" w:author="Microsoft Office User" w:date="2017-04-24T00:12:00Z">
        <w:r w:rsidR="006650F6">
          <w:rPr>
            <w:rFonts w:eastAsiaTheme="minorHAnsi"/>
            <w:szCs w:val="20"/>
          </w:rPr>
          <w:t xml:space="preserve"> strategy for you.</w:t>
        </w:r>
      </w:ins>
    </w:p>
    <w:p w14:paraId="4B6E22BE" w14:textId="77777777" w:rsidR="00793610" w:rsidRPr="00B15C79" w:rsidRDefault="00793610" w:rsidP="00793610">
      <w:pPr>
        <w:rPr>
          <w:rFonts w:eastAsiaTheme="minorHAnsi"/>
          <w:szCs w:val="20"/>
        </w:rPr>
      </w:pPr>
    </w:p>
    <w:p w14:paraId="5B37BBD9" w14:textId="77777777" w:rsidR="00B15C79" w:rsidRDefault="006650F6" w:rsidP="00B15C79">
      <w:pPr>
        <w:rPr>
          <w:rFonts w:eastAsiaTheme="minorHAnsi"/>
          <w:szCs w:val="20"/>
        </w:rPr>
      </w:pPr>
      <w:ins w:id="24" w:author="Microsoft Office User" w:date="2017-04-24T00:14:00Z">
        <w:r>
          <w:rPr>
            <w:rFonts w:eastAsiaTheme="minorHAnsi"/>
            <w:szCs w:val="20"/>
          </w:rPr>
          <w:t>*</w:t>
        </w:r>
      </w:ins>
      <w:del w:id="25" w:author="Microsoft Office User" w:date="2017-04-24T00:14:00Z">
        <w:r w:rsidR="00793610" w:rsidRPr="00B15C79" w:rsidDel="006650F6">
          <w:rPr>
            <w:rFonts w:eastAsiaTheme="minorHAnsi"/>
            <w:szCs w:val="20"/>
          </w:rPr>
          <w:delText>*algo</w:delText>
        </w:r>
        <w:r w:rsidR="00B15C79" w:rsidDel="006650F6">
          <w:rPr>
            <w:rFonts w:eastAsiaTheme="minorHAnsi"/>
            <w:szCs w:val="20"/>
          </w:rPr>
          <w:delText>rithms that the computer plays*</w:delText>
        </w:r>
      </w:del>
      <w:ins w:id="26" w:author="Microsoft Office User" w:date="2017-04-24T00:14:00Z">
        <w:r w:rsidRPr="006650F6">
          <w:rPr>
            <w:rFonts w:eastAsiaTheme="minorHAnsi"/>
            <w:b/>
            <w:bCs/>
            <w:szCs w:val="20"/>
            <w:rPrChange w:id="27" w:author="Microsoft Office User" w:date="2017-04-24T00:14:00Z">
              <w:rPr>
                <w:rFonts w:eastAsiaTheme="minorHAnsi"/>
                <w:szCs w:val="20"/>
              </w:rPr>
            </w:rPrChange>
          </w:rPr>
          <w:t>Implemented Algorithm</w:t>
        </w:r>
        <w:r>
          <w:rPr>
            <w:rFonts w:eastAsiaTheme="minorHAnsi"/>
            <w:szCs w:val="20"/>
          </w:rPr>
          <w:t>*</w:t>
        </w:r>
      </w:ins>
    </w:p>
    <w:p w14:paraId="042E5219" w14:textId="77777777" w:rsidR="007B7B56" w:rsidRDefault="00793610" w:rsidP="00B15C79">
      <w:pPr>
        <w:rPr>
          <w:ins w:id="28" w:author="Microsoft Office User" w:date="2017-04-24T00:16:00Z"/>
          <w:rFonts w:eastAsiaTheme="minorHAnsi" w:cs="Arial"/>
          <w:color w:val="212121"/>
          <w:szCs w:val="20"/>
          <w:shd w:val="clear" w:color="auto" w:fill="FFFFFF"/>
        </w:rPr>
      </w:pPr>
      <w:del w:id="29" w:author="Microsoft Office User" w:date="2017-04-24T00:32:00Z">
        <w:r w:rsidRPr="00B15C79" w:rsidDel="0088494D">
          <w:rPr>
            <w:rFonts w:eastAsiaTheme="minorHAnsi" w:cs="Arial"/>
            <w:color w:val="212121"/>
            <w:szCs w:val="20"/>
            <w:shd w:val="clear" w:color="auto" w:fill="FFFFFF"/>
          </w:rPr>
          <w:delText>When computer search for attack or defense, computer will find a lot of</w:delText>
        </w:r>
        <w:r w:rsidR="00B15C79" w:rsidRPr="00B15C79" w:rsidDel="0088494D">
          <w:rPr>
            <w:rFonts w:eastAsiaTheme="minorHAnsi" w:cs="Arial"/>
            <w:color w:val="212121"/>
            <w:szCs w:val="20"/>
            <w:shd w:val="clear" w:color="auto" w:fill="FFFFFF"/>
          </w:rPr>
          <w:delText xml:space="preserve"> consecutive </w:delText>
        </w:r>
        <w:r w:rsidRPr="00B15C79" w:rsidDel="0088494D">
          <w:rPr>
            <w:rFonts w:eastAsiaTheme="minorHAnsi" w:cs="Arial"/>
            <w:color w:val="212121"/>
            <w:szCs w:val="20"/>
            <w:shd w:val="clear" w:color="auto" w:fill="FFFFFF"/>
          </w:rPr>
          <w:delText xml:space="preserve">stones of the same color. </w:delText>
        </w:r>
        <w:r w:rsidR="00B15C79" w:rsidRPr="00B15C79" w:rsidDel="0088494D">
          <w:rPr>
            <w:rFonts w:eastAsiaTheme="minorHAnsi"/>
            <w:color w:val="212121"/>
            <w:szCs w:val="20"/>
            <w:lang w:val="en"/>
          </w:rPr>
          <w:delText>If there are two or more consecutive stones of the same number</w:delText>
        </w:r>
        <w:r w:rsidRPr="00B15C79" w:rsidDel="0088494D">
          <w:rPr>
            <w:rFonts w:eastAsiaTheme="minorHAnsi" w:cs="Arial"/>
            <w:color w:val="212121"/>
            <w:szCs w:val="20"/>
            <w:shd w:val="clear" w:color="auto" w:fill="FFFFFF"/>
          </w:rPr>
          <w:delText>, check both sides of the consecutive stones and put the stones if there are no stones on both sides.</w:delText>
        </w:r>
      </w:del>
      <w:ins w:id="30" w:author="Microsoft Office User" w:date="2017-04-24T00:22:00Z">
        <w:r w:rsidR="007B7B56">
          <w:rPr>
            <w:rFonts w:eastAsiaTheme="minorHAnsi" w:cs="Arial"/>
            <w:color w:val="212121"/>
            <w:szCs w:val="20"/>
            <w:shd w:val="clear" w:color="auto" w:fill="FFFFFF"/>
          </w:rPr>
          <w:t xml:space="preserve">When it is computer’s turn to attack/defense, it first looks for the </w:t>
        </w:r>
      </w:ins>
      <w:ins w:id="31" w:author="Microsoft Office User" w:date="2017-04-24T00:23:00Z">
        <w:r w:rsidR="007B7B56">
          <w:rPr>
            <w:rFonts w:eastAsiaTheme="minorHAnsi" w:cs="Arial"/>
            <w:color w:val="212121"/>
            <w:szCs w:val="20"/>
            <w:shd w:val="clear" w:color="auto" w:fill="FFFFFF"/>
          </w:rPr>
          <w:t xml:space="preserve">opponent’s </w:t>
        </w:r>
      </w:ins>
      <w:ins w:id="32" w:author="Microsoft Office User" w:date="2017-04-24T00:22:00Z">
        <w:r w:rsidR="007B7B56">
          <w:rPr>
            <w:rFonts w:eastAsiaTheme="minorHAnsi" w:cs="Arial"/>
            <w:color w:val="212121"/>
            <w:szCs w:val="20"/>
            <w:shd w:val="clear" w:color="auto" w:fill="FFFFFF"/>
          </w:rPr>
          <w:t>stones consecutively put in a row.</w:t>
        </w:r>
      </w:ins>
      <w:ins w:id="33" w:author="Microsoft Office User" w:date="2017-04-24T00:23:00Z">
        <w:r w:rsidR="007B7B56">
          <w:rPr>
            <w:rFonts w:eastAsiaTheme="minorHAnsi" w:cs="Arial"/>
            <w:color w:val="212121"/>
            <w:szCs w:val="20"/>
            <w:shd w:val="clear" w:color="auto" w:fill="FFFFFF"/>
          </w:rPr>
          <w:t xml:space="preserve"> If two (or more) groups of same number of stones </w:t>
        </w:r>
      </w:ins>
      <w:ins w:id="34" w:author="Microsoft Office User" w:date="2017-04-24T00:24:00Z">
        <w:r w:rsidR="007B7B56">
          <w:rPr>
            <w:rFonts w:eastAsiaTheme="minorHAnsi" w:cs="Arial"/>
            <w:color w:val="212121"/>
            <w:szCs w:val="20"/>
            <w:shd w:val="clear" w:color="auto" w:fill="FFFFFF"/>
          </w:rPr>
          <w:t>a</w:t>
        </w:r>
      </w:ins>
      <w:ins w:id="35" w:author="Microsoft Office User" w:date="2017-04-24T00:23:00Z">
        <w:r w:rsidR="007B7B56">
          <w:rPr>
            <w:rFonts w:eastAsiaTheme="minorHAnsi" w:cs="Arial"/>
            <w:color w:val="212121"/>
            <w:szCs w:val="20"/>
            <w:shd w:val="clear" w:color="auto" w:fill="FFFFFF"/>
          </w:rPr>
          <w:t>re found, it is set to check if their ends have the computer</w:t>
        </w:r>
      </w:ins>
      <w:ins w:id="36" w:author="Microsoft Office User" w:date="2017-04-24T00:26:00Z">
        <w:r w:rsidR="007B7B56">
          <w:rPr>
            <w:rFonts w:eastAsiaTheme="minorHAnsi" w:cs="Arial"/>
            <w:color w:val="212121"/>
            <w:szCs w:val="20"/>
            <w:shd w:val="clear" w:color="auto" w:fill="FFFFFF"/>
          </w:rPr>
          <w:t xml:space="preserve">’s stone. It will then put its stone next to the group </w:t>
        </w:r>
      </w:ins>
      <w:ins w:id="37" w:author="Microsoft Office User" w:date="2017-04-24T00:27:00Z">
        <w:r w:rsidR="007B7B56">
          <w:rPr>
            <w:rFonts w:eastAsiaTheme="minorHAnsi" w:cs="Arial"/>
            <w:color w:val="212121"/>
            <w:szCs w:val="20"/>
            <w:shd w:val="clear" w:color="auto" w:fill="FFFFFF"/>
          </w:rPr>
          <w:t>without</w:t>
        </w:r>
      </w:ins>
      <w:ins w:id="38" w:author="Microsoft Office User" w:date="2017-04-24T00:26:00Z">
        <w:r w:rsidR="007B7B56">
          <w:rPr>
            <w:rFonts w:eastAsiaTheme="minorHAnsi" w:cs="Arial"/>
            <w:color w:val="212121"/>
            <w:szCs w:val="20"/>
            <w:shd w:val="clear" w:color="auto" w:fill="FFFFFF"/>
          </w:rPr>
          <w:t xml:space="preserve"> the computer</w:t>
        </w:r>
      </w:ins>
      <w:ins w:id="39" w:author="Microsoft Office User" w:date="2017-04-24T00:27:00Z">
        <w:r w:rsidR="007B7B56">
          <w:rPr>
            <w:rFonts w:eastAsiaTheme="minorHAnsi" w:cs="Arial"/>
            <w:color w:val="212121"/>
            <w:szCs w:val="20"/>
            <w:shd w:val="clear" w:color="auto" w:fill="FFFFFF"/>
          </w:rPr>
          <w:t>’s stone next to its end. Here</w:t>
        </w:r>
      </w:ins>
      <w:ins w:id="40" w:author="Microsoft Office User" w:date="2017-04-24T00:28:00Z">
        <w:r w:rsidR="007B7B56">
          <w:rPr>
            <w:rFonts w:eastAsiaTheme="minorHAnsi" w:cs="Arial"/>
            <w:color w:val="212121"/>
            <w:szCs w:val="20"/>
            <w:shd w:val="clear" w:color="auto" w:fill="FFFFFF"/>
          </w:rPr>
          <w:t xml:space="preserve"> is an example.</w:t>
        </w:r>
      </w:ins>
    </w:p>
    <w:p w14:paraId="00102988" w14:textId="77777777" w:rsidR="006650F6" w:rsidRDefault="006650F6" w:rsidP="00B15C79">
      <w:pPr>
        <w:rPr>
          <w:rFonts w:eastAsiaTheme="minorHAnsi" w:cs="Arial"/>
          <w:color w:val="212121"/>
          <w:szCs w:val="20"/>
          <w:shd w:val="clear" w:color="auto" w:fill="FFFFFF"/>
        </w:rPr>
      </w:pPr>
    </w:p>
    <w:p w14:paraId="0715EC79" w14:textId="77777777" w:rsidR="00B15C79" w:rsidRDefault="00B15C79" w:rsidP="00B15C79">
      <w:pPr>
        <w:rPr>
          <w:ins w:id="41" w:author="Microsoft Office User" w:date="2017-04-24T00:16:00Z"/>
          <w:rFonts w:eastAsiaTheme="minorHAnsi" w:cs="Arial"/>
          <w:color w:val="212121"/>
          <w:szCs w:val="20"/>
          <w:shd w:val="clear" w:color="auto" w:fill="FFFFFF"/>
        </w:rPr>
      </w:pPr>
      <w:r w:rsidRPr="00B15C79">
        <w:rPr>
          <w:rFonts w:eastAsiaTheme="minorHAnsi"/>
          <w:noProof/>
          <w:szCs w:val="20"/>
        </w:rPr>
        <mc:AlternateContent>
          <mc:Choice Requires="wpg">
            <w:drawing>
              <wp:inline distT="0" distB="0" distL="0" distR="0" wp14:anchorId="266CB5EA" wp14:editId="338B9452">
                <wp:extent cx="2696400" cy="1987200"/>
                <wp:effectExtent l="0" t="0" r="8890" b="0"/>
                <wp:docPr id="26" name="그룹 25"/>
                <wp:cNvGraphicFramePr/>
                <a:graphic xmlns:a="http://schemas.openxmlformats.org/drawingml/2006/main">
                  <a:graphicData uri="http://schemas.microsoft.com/office/word/2010/wordprocessingGroup">
                    <wpg:wgp>
                      <wpg:cNvGrpSpPr/>
                      <wpg:grpSpPr>
                        <a:xfrm>
                          <a:off x="0" y="0"/>
                          <a:ext cx="2696400" cy="1987200"/>
                          <a:chOff x="0" y="0"/>
                          <a:chExt cx="2712026" cy="1999303"/>
                        </a:xfrm>
                      </wpg:grpSpPr>
                      <wpg:grpSp>
                        <wpg:cNvPr id="2" name="그룹 2"/>
                        <wpg:cNvGrpSpPr/>
                        <wpg:grpSpPr>
                          <a:xfrm>
                            <a:off x="0" y="0"/>
                            <a:ext cx="2712026" cy="1999303"/>
                            <a:chOff x="0" y="0"/>
                            <a:chExt cx="2712026" cy="1999303"/>
                          </a:xfrm>
                        </wpg:grpSpPr>
                        <pic:pic xmlns:pic="http://schemas.openxmlformats.org/drawingml/2006/picture">
                          <pic:nvPicPr>
                            <pic:cNvPr id="5" name="그림 5"/>
                            <pic:cNvPicPr>
                              <a:picLocks noChangeAspect="1"/>
                            </pic:cNvPicPr>
                          </pic:nvPicPr>
                          <pic:blipFill rotWithShape="1">
                            <a:blip r:embed="rId7"/>
                            <a:srcRect l="14500" t="48477" r="61612" b="23004"/>
                            <a:stretch/>
                          </pic:blipFill>
                          <pic:spPr>
                            <a:xfrm>
                              <a:off x="0" y="0"/>
                              <a:ext cx="2329284" cy="1999303"/>
                            </a:xfrm>
                            <a:prstGeom prst="rect">
                              <a:avLst/>
                            </a:prstGeom>
                          </pic:spPr>
                        </pic:pic>
                        <pic:pic xmlns:pic="http://schemas.openxmlformats.org/drawingml/2006/picture">
                          <pic:nvPicPr>
                            <pic:cNvPr id="6" name="그림 6"/>
                            <pic:cNvPicPr>
                              <a:picLocks noChangeAspect="1"/>
                            </pic:cNvPicPr>
                          </pic:nvPicPr>
                          <pic:blipFill rotWithShape="1">
                            <a:blip r:embed="rId7"/>
                            <a:srcRect l="14500" t="48477" r="79619" b="23004"/>
                            <a:stretch/>
                          </pic:blipFill>
                          <pic:spPr>
                            <a:xfrm>
                              <a:off x="2138567" y="0"/>
                              <a:ext cx="573459" cy="1999303"/>
                            </a:xfrm>
                            <a:prstGeom prst="rect">
                              <a:avLst/>
                            </a:prstGeom>
                          </pic:spPr>
                        </pic:pic>
                      </wpg:grpSp>
                      <wps:wsp>
                        <wps:cNvPr id="3" name="타원 3"/>
                        <wps:cNvSpPr/>
                        <wps:spPr>
                          <a:xfrm>
                            <a:off x="499111" y="695643"/>
                            <a:ext cx="238991" cy="238991"/>
                          </a:xfrm>
                          <a:prstGeom prst="ellipse">
                            <a:avLst/>
                          </a:prstGeom>
                          <a:solidFill>
                            <a:schemeClr val="bg2">
                              <a:lumMod val="50000"/>
                              <a:lumOff val="50000"/>
                            </a:schemeClr>
                          </a:solidFill>
                          <a:ln w="28575">
                            <a:solidFill>
                              <a:schemeClr val="bg1">
                                <a:lumMod val="85000"/>
                                <a:lumOff val="1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타원 4"/>
                        <wps:cNvSpPr/>
                        <wps:spPr>
                          <a:xfrm>
                            <a:off x="513178" y="1218472"/>
                            <a:ext cx="238991" cy="238991"/>
                          </a:xfrm>
                          <a:prstGeom prst="ellipse">
                            <a:avLst/>
                          </a:prstGeom>
                          <a:solidFill>
                            <a:schemeClr val="bg2">
                              <a:lumMod val="50000"/>
                              <a:lumOff val="50000"/>
                            </a:schemeClr>
                          </a:solidFill>
                          <a:ln w="28575">
                            <a:solidFill>
                              <a:schemeClr val="bg1">
                                <a:lumMod val="85000"/>
                                <a:lumOff val="1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mo="http://schemas.microsoft.com/office/mac/office/2008/main" xmlns:mv="urn:schemas-microsoft-com:mac:vml">
            <w:pict>
              <v:group w14:anchorId="6C96464A" id="그룹 25" o:spid="_x0000_s1026" style="width:212.3pt;height:156.45pt;mso-position-horizontal-relative:char;mso-position-vertical-relative:line" coordsize="27120,19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">
                <v:group id="그룹 2" o:spid="_x0000_s1027" style="position:absolute;width:27120;height:19993" coordsize="27120,19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5" o:spid="_x0000_s1028" type="#_x0000_t75" style="position:absolute;width:23292;height:19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owuXDAAAA2gAAAA8AAABkcnMvZG93bnJldi54bWxEj0GLwjAUhO8L/ofwBG9rquIi1SgiKrsn&#10;V6sHb8/m2Rabl9JE2/33G0HwOMzMN8xs0ZpSPKh2hWUFg34Egji1uuBMwTHZfE5AOI+ssbRMCv7I&#10;wWLe+ZhhrG3De3ocfCYChF2MCnLvq1hKl+Zk0PVtRRy8q60N+iDrTOoamwA3pRxG0Zc0WHBYyLGi&#10;VU7p7XA3Cs7HyX6U/F6S0268HslmZbD82SrV67bLKQhPrX+HX+1vrWAM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jC5cMAAADaAAAADwAAAAAAAAAAAAAAAACf&#10;AgAAZHJzL2Rvd25yZXYueG1sUEsFBgAAAAAEAAQA9wAAAI8DAAAAAA==&#10;">
                    <v:imagedata r:id="rId8" o:title="" croptop="31770f" cropbottom="15076f" cropleft="9503f" cropright="40378f"/>
                    <v:path arrowok="t"/>
                  </v:shape>
                  <v:shape id="그림 6" o:spid="_x0000_s1029" type="#_x0000_t75" style="position:absolute;left:21385;width:5735;height:19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xgnTBAAAA2gAAAA8AAABkcnMvZG93bnJldi54bWxEj8FqwzAQRO+B/IPYQG+J3BxMcKKEEDD0&#10;EAp2/QGLtbXVWCtXUm3376tCocdhZt4wp8tiBzGRD8axguddBoK4ddpwp6B5K7cHECEiaxwck4Jv&#10;CnA5r1cnLLSbuaKpjp1IEA4FKuhjHAspQ9uTxbBzI3Hy3p23GJP0ndQe5wS3g9xnWS4tGk4LPY50&#10;66l91F9WgS4/TLP4yjWfdqj4ltWH17tR6mmzXI8gIi3xP/zXftEKcvi9km6AP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xgnTBAAAA2gAAAA8AAAAAAAAAAAAAAAAAnwIA&#10;AGRycy9kb3ducmV2LnhtbFBLBQYAAAAABAAEAPcAAACNAwAAAAA=&#10;">
                    <v:imagedata r:id="rId8" o:title="" croptop="31770f" cropbottom="15076f" cropleft="9503f" cropright="52179f"/>
                    <v:path arrowok="t"/>
                  </v:shape>
                </v:group>
                <v:oval id="타원 3" o:spid="_x0000_s1030" style="position:absolute;left:4991;top:6956;width:2390;height:2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0l5sMA&#10;AADaAAAADwAAAGRycy9kb3ducmV2LnhtbESPT2vCQBTE7wW/w/IEb3VjBanRVUQotSfx7/mZfWaD&#10;2bdpdmPSfvquUPA4zMxvmPmys6W4U+0LxwpGwwQEceZ0wbmC4+Hj9R2ED8gaS8ek4Ic8LBe9lzmm&#10;2rW8o/s+5CJC2KeowIRQpVL6zJBFP3QVcfSurrYYoqxzqWtsI9yW8i1JJtJiwXHBYEVrQ9lt39hI&#10;+TWnLX9Ot6OvZnL43lxWp+bcKjXod6sZiEBdeIb/2xutYAy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0l5sMAAADaAAAADwAAAAAAAAAAAAAAAACYAgAAZHJzL2Rv&#10;d25yZXYueG1sUEsFBgAAAAAEAAQA9QAAAIgDAAAAAA==&#10;" fillcolor="#f3f2f2 [1630]" strokecolor="white [2748]" strokeweight="2.25pt">
                  <v:stroke dashstyle="3 1" joinstyle="miter"/>
                </v:oval>
                <v:oval id="타원 4" o:spid="_x0000_s1031" style="position:absolute;left:5131;top:12184;width:2390;height:2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9ksMA&#10;AADaAAAADwAAAGRycy9kb3ducmV2LnhtbESPT2vCQBTE7wW/w/IEb3VjEanRVUQotSfx7/mZfWaD&#10;2bdpdmPSfvquUPA4zMxvmPmys6W4U+0LxwpGwwQEceZ0wbmC4+Hj9R2ED8gaS8ek4Ic8LBe9lzmm&#10;2rW8o/s+5CJC2KeowIRQpVL6zJBFP3QVcfSurrYYoqxzqWtsI9yW8i1JJtJiwXHBYEVrQ9lt39hI&#10;+TWnLX9Ot6OvZnL43lxWp+bcKjXod6sZiEBdeIb/2xutYAy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S9ksMAAADaAAAADwAAAAAAAAAAAAAAAACYAgAAZHJzL2Rv&#10;d25yZXYueG1sUEsFBgAAAAAEAAQA9QAAAIgDAAAAAA==&#10;" fillcolor="#f3f2f2 [1630]" strokecolor="white [2748]" strokeweight="2.25pt">
                  <v:stroke dashstyle="3 1" joinstyle="miter"/>
                </v:oval>
                <w10:anchorlock/>
              </v:group>
            </w:pict>
          </mc:Fallback>
        </mc:AlternateContent>
      </w:r>
    </w:p>
    <w:p w14:paraId="6F1D9BEC" w14:textId="77777777" w:rsidR="006650F6" w:rsidRDefault="006650F6" w:rsidP="00B15C79">
      <w:pPr>
        <w:rPr>
          <w:ins w:id="42" w:author="Microsoft Office User" w:date="2017-04-24T00:16:00Z"/>
          <w:rFonts w:eastAsiaTheme="minorHAnsi" w:cs="Arial"/>
          <w:color w:val="212121"/>
          <w:szCs w:val="20"/>
          <w:shd w:val="clear" w:color="auto" w:fill="FFFFFF"/>
        </w:rPr>
      </w:pPr>
      <w:ins w:id="43" w:author="Microsoft Office User" w:date="2017-04-24T00:19:00Z">
        <w:r>
          <w:rPr>
            <w:rFonts w:eastAsiaTheme="minorHAnsi" w:cs="Arial"/>
            <w:color w:val="212121"/>
            <w:szCs w:val="20"/>
            <w:shd w:val="clear" w:color="auto" w:fill="FFFFFF"/>
          </w:rPr>
          <w:t>Picture</w:t>
        </w:r>
      </w:ins>
      <w:ins w:id="44" w:author="Microsoft Office User" w:date="2017-04-24T00:16:00Z">
        <w:r>
          <w:rPr>
            <w:rFonts w:eastAsiaTheme="minorHAnsi" w:cs="Arial"/>
            <w:color w:val="212121"/>
            <w:szCs w:val="20"/>
            <w:shd w:val="clear" w:color="auto" w:fill="FFFFFF"/>
          </w:rPr>
          <w:t xml:space="preserve"> 1</w:t>
        </w:r>
      </w:ins>
    </w:p>
    <w:p w14:paraId="5DF39C8B" w14:textId="77777777" w:rsidR="007B7B56" w:rsidRDefault="007B7B56" w:rsidP="00B15C79">
      <w:pPr>
        <w:rPr>
          <w:ins w:id="45" w:author="Microsoft Office User" w:date="2017-04-24T00:27:00Z"/>
          <w:rFonts w:eastAsiaTheme="minorHAnsi" w:cs="Arial"/>
          <w:color w:val="212121"/>
          <w:szCs w:val="20"/>
          <w:shd w:val="clear" w:color="auto" w:fill="FFFFFF"/>
        </w:rPr>
      </w:pPr>
    </w:p>
    <w:p w14:paraId="65C97934" w14:textId="77777777" w:rsidR="006650F6" w:rsidRDefault="006650F6" w:rsidP="00B15C79">
      <w:pPr>
        <w:rPr>
          <w:rFonts w:eastAsiaTheme="minorHAnsi" w:cs="Arial"/>
          <w:color w:val="212121"/>
          <w:szCs w:val="20"/>
          <w:shd w:val="clear" w:color="auto" w:fill="FFFFFF"/>
        </w:rPr>
      </w:pPr>
      <w:ins w:id="46" w:author="Microsoft Office User" w:date="2017-04-24T00:20:00Z">
        <w:r>
          <w:rPr>
            <w:rFonts w:eastAsiaTheme="minorHAnsi" w:cs="Arial"/>
            <w:color w:val="212121"/>
            <w:szCs w:val="20"/>
            <w:shd w:val="clear" w:color="auto" w:fill="FFFFFF"/>
          </w:rPr>
          <w:t>As is illustrated</w:t>
        </w:r>
      </w:ins>
      <w:ins w:id="47" w:author="Microsoft Office User" w:date="2017-04-24T00:17:00Z">
        <w:r>
          <w:rPr>
            <w:rFonts w:eastAsiaTheme="minorHAnsi" w:cs="Arial"/>
            <w:color w:val="212121"/>
            <w:szCs w:val="20"/>
            <w:shd w:val="clear" w:color="auto" w:fill="FFFFFF"/>
          </w:rPr>
          <w:t xml:space="preserve"> in the picture above, </w:t>
        </w:r>
      </w:ins>
      <w:ins w:id="48" w:author="Microsoft Office User" w:date="2017-04-24T00:20:00Z">
        <w:r>
          <w:rPr>
            <w:rFonts w:eastAsiaTheme="minorHAnsi" w:cs="Arial"/>
            <w:color w:val="212121"/>
            <w:szCs w:val="20"/>
            <w:shd w:val="clear" w:color="auto" w:fill="FFFFFF"/>
          </w:rPr>
          <w:t>let’s say t</w:t>
        </w:r>
        <w:r w:rsidR="007B7B56">
          <w:rPr>
            <w:rFonts w:eastAsiaTheme="minorHAnsi" w:cs="Arial"/>
            <w:color w:val="212121"/>
            <w:szCs w:val="20"/>
            <w:shd w:val="clear" w:color="auto" w:fill="FFFFFF"/>
          </w:rPr>
          <w:t xml:space="preserve">hat the </w:t>
        </w:r>
      </w:ins>
      <w:ins w:id="49" w:author="Microsoft Office User" w:date="2017-04-24T00:29:00Z">
        <w:r w:rsidR="007B7B56">
          <w:rPr>
            <w:rFonts w:eastAsiaTheme="minorHAnsi" w:cs="Arial"/>
            <w:color w:val="212121"/>
            <w:szCs w:val="20"/>
            <w:shd w:val="clear" w:color="auto" w:fill="FFFFFF"/>
          </w:rPr>
          <w:t xml:space="preserve">two </w:t>
        </w:r>
      </w:ins>
      <w:ins w:id="50" w:author="Microsoft Office User" w:date="2017-04-24T00:20:00Z">
        <w:r w:rsidR="007B7B56">
          <w:rPr>
            <w:rFonts w:eastAsiaTheme="minorHAnsi" w:cs="Arial"/>
            <w:color w:val="212121"/>
            <w:szCs w:val="20"/>
            <w:shd w:val="clear" w:color="auto" w:fill="FFFFFF"/>
          </w:rPr>
          <w:t xml:space="preserve">dotted-whites </w:t>
        </w:r>
      </w:ins>
      <w:ins w:id="51" w:author="Microsoft Office User" w:date="2017-04-24T00:29:00Z">
        <w:r w:rsidR="007B7B56">
          <w:rPr>
            <w:rFonts w:eastAsiaTheme="minorHAnsi" w:cs="Arial"/>
            <w:color w:val="212121"/>
            <w:szCs w:val="20"/>
            <w:shd w:val="clear" w:color="auto" w:fill="FFFFFF"/>
          </w:rPr>
          <w:t xml:space="preserve">are where the </w:t>
        </w:r>
      </w:ins>
      <w:ins w:id="52" w:author="Microsoft Office User" w:date="2017-04-24T00:20:00Z">
        <w:r w:rsidR="007B7B56">
          <w:rPr>
            <w:rFonts w:eastAsiaTheme="minorHAnsi" w:cs="Arial"/>
            <w:color w:val="212121"/>
            <w:szCs w:val="20"/>
            <w:shd w:val="clear" w:color="auto" w:fill="FFFFFF"/>
          </w:rPr>
          <w:t>computer (white) can</w:t>
        </w:r>
        <w:r>
          <w:rPr>
            <w:rFonts w:eastAsiaTheme="minorHAnsi" w:cs="Arial"/>
            <w:color w:val="212121"/>
            <w:szCs w:val="20"/>
            <w:shd w:val="clear" w:color="auto" w:fill="FFFFFF"/>
          </w:rPr>
          <w:t xml:space="preserve"> put its stone</w:t>
        </w:r>
        <w:r w:rsidR="007B7B56">
          <w:rPr>
            <w:rFonts w:eastAsiaTheme="minorHAnsi" w:cs="Arial"/>
            <w:color w:val="212121"/>
            <w:szCs w:val="20"/>
            <w:shd w:val="clear" w:color="auto" w:fill="FFFFFF"/>
          </w:rPr>
          <w:t>.</w:t>
        </w:r>
      </w:ins>
      <w:ins w:id="53" w:author="Microsoft Office User" w:date="2017-04-24T00:29:00Z">
        <w:r w:rsidR="007B7B56">
          <w:rPr>
            <w:rFonts w:eastAsiaTheme="minorHAnsi" w:cs="Arial"/>
            <w:color w:val="212121"/>
            <w:szCs w:val="20"/>
            <w:shd w:val="clear" w:color="auto" w:fill="FFFFFF"/>
          </w:rPr>
          <w:t xml:space="preserve"> In this case, it w</w:t>
        </w:r>
        <w:r w:rsidR="0088494D">
          <w:rPr>
            <w:rFonts w:eastAsiaTheme="minorHAnsi" w:cs="Arial"/>
            <w:color w:val="212121"/>
            <w:szCs w:val="20"/>
            <w:shd w:val="clear" w:color="auto" w:fill="FFFFFF"/>
          </w:rPr>
          <w:t xml:space="preserve">ill put its stone on the lower </w:t>
        </w:r>
        <w:r w:rsidR="007B7B56">
          <w:rPr>
            <w:rFonts w:eastAsiaTheme="minorHAnsi" w:cs="Arial"/>
            <w:color w:val="212121"/>
            <w:szCs w:val="20"/>
            <w:shd w:val="clear" w:color="auto" w:fill="FFFFFF"/>
          </w:rPr>
          <w:t>one, because t</w:t>
        </w:r>
      </w:ins>
      <w:ins w:id="54" w:author="Microsoft Office User" w:date="2017-04-24T00:32:00Z">
        <w:r w:rsidR="0088494D">
          <w:rPr>
            <w:rFonts w:eastAsiaTheme="minorHAnsi" w:cs="Arial"/>
            <w:color w:val="212121"/>
            <w:szCs w:val="20"/>
            <w:shd w:val="clear" w:color="auto" w:fill="FFFFFF"/>
          </w:rPr>
          <w:t xml:space="preserve">he upper group of black stones already have </w:t>
        </w:r>
      </w:ins>
      <w:ins w:id="55" w:author="Microsoft Office User" w:date="2017-04-24T00:33:00Z">
        <w:r w:rsidR="0088494D">
          <w:rPr>
            <w:rFonts w:eastAsiaTheme="minorHAnsi" w:cs="Arial"/>
            <w:color w:val="212121"/>
            <w:szCs w:val="20"/>
            <w:shd w:val="clear" w:color="auto" w:fill="FFFFFF"/>
          </w:rPr>
          <w:t xml:space="preserve">a </w:t>
        </w:r>
      </w:ins>
      <w:ins w:id="56" w:author="Microsoft Office User" w:date="2017-04-24T00:32:00Z">
        <w:r w:rsidR="0088494D">
          <w:rPr>
            <w:rFonts w:eastAsiaTheme="minorHAnsi" w:cs="Arial"/>
            <w:color w:val="212121"/>
            <w:szCs w:val="20"/>
            <w:shd w:val="clear" w:color="auto" w:fill="FFFFFF"/>
          </w:rPr>
          <w:t>white stone on their right</w:t>
        </w:r>
      </w:ins>
      <w:ins w:id="57" w:author="Microsoft Office User" w:date="2017-04-24T00:34:00Z">
        <w:r w:rsidR="0088494D">
          <w:rPr>
            <w:rFonts w:eastAsiaTheme="minorHAnsi" w:cs="Arial"/>
            <w:color w:val="212121"/>
            <w:szCs w:val="20"/>
            <w:shd w:val="clear" w:color="auto" w:fill="FFFFFF"/>
          </w:rPr>
          <w:t>.</w:t>
        </w:r>
      </w:ins>
    </w:p>
    <w:p w14:paraId="7D3BB1A1" w14:textId="77777777" w:rsidR="00793610" w:rsidRPr="00B15C79" w:rsidDel="0088494D" w:rsidRDefault="00793610">
      <w:pPr>
        <w:rPr>
          <w:del w:id="58" w:author="Microsoft Office User" w:date="2017-04-24T00:32:00Z"/>
          <w:rFonts w:eastAsiaTheme="minorHAnsi"/>
          <w:szCs w:val="20"/>
        </w:rPr>
      </w:pPr>
      <w:del w:id="59" w:author="Microsoft Office User" w:date="2017-04-24T00:32:00Z">
        <w:r w:rsidRPr="00B15C79" w:rsidDel="0088494D">
          <w:rPr>
            <w:rFonts w:eastAsiaTheme="minorHAnsi" w:cs="Arial"/>
            <w:color w:val="212121"/>
            <w:szCs w:val="20"/>
            <w:shd w:val="clear" w:color="auto" w:fill="FFFFFF"/>
          </w:rPr>
          <w:lastRenderedPageBreak/>
          <w:delText>Let's assume that there are continuous stones as shown in the picture above. If the dotted white part is the position where the stone can be placed, place the stone at the bottom because the upper part is clogged on the right and not the bottom part.</w:delText>
        </w:r>
      </w:del>
    </w:p>
    <w:p w14:paraId="761A6359" w14:textId="77777777" w:rsidR="00793610" w:rsidRPr="00B15C79" w:rsidRDefault="00B15C79">
      <w:pPr>
        <w:rPr>
          <w:rFonts w:eastAsiaTheme="minorHAnsi"/>
          <w:szCs w:val="20"/>
        </w:rPr>
      </w:pPr>
      <w:r w:rsidRPr="00B15C79">
        <w:rPr>
          <w:rFonts w:eastAsiaTheme="minorHAnsi"/>
          <w:noProof/>
          <w:szCs w:val="20"/>
        </w:rPr>
        <w:drawing>
          <wp:inline distT="0" distB="0" distL="0" distR="0" wp14:anchorId="0CC5DE1E" wp14:editId="1DE6CD96">
            <wp:extent cx="5731510" cy="1496060"/>
            <wp:effectExtent l="0" t="0" r="254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96060"/>
                    </a:xfrm>
                    <a:prstGeom prst="rect">
                      <a:avLst/>
                    </a:prstGeom>
                  </pic:spPr>
                </pic:pic>
              </a:graphicData>
            </a:graphic>
          </wp:inline>
        </w:drawing>
      </w:r>
    </w:p>
    <w:p w14:paraId="7C64C39A" w14:textId="77777777" w:rsidR="00894762" w:rsidRDefault="00894762" w:rsidP="00894762">
      <w:pPr>
        <w:rPr>
          <w:ins w:id="60" w:author="오환철" w:date="2017-04-24T01:52:00Z"/>
          <w:rFonts w:eastAsiaTheme="minorHAnsi"/>
          <w:szCs w:val="20"/>
        </w:rPr>
      </w:pPr>
      <w:ins w:id="61" w:author="오환철" w:date="2017-04-24T01:52:00Z">
        <w:r>
          <w:rPr>
            <w:rFonts w:eastAsiaTheme="minorHAnsi"/>
            <w:szCs w:val="20"/>
          </w:rPr>
          <w:t>Picture 2</w:t>
        </w:r>
      </w:ins>
    </w:p>
    <w:p w14:paraId="0F4C47A2" w14:textId="77777777" w:rsidR="00894762" w:rsidRDefault="00894762">
      <w:pPr>
        <w:rPr>
          <w:ins w:id="62" w:author="오환철" w:date="2017-04-24T01:52:00Z"/>
          <w:rFonts w:eastAsiaTheme="minorHAnsi"/>
          <w:szCs w:val="20"/>
        </w:rPr>
      </w:pPr>
    </w:p>
    <w:p w14:paraId="6D6242E4" w14:textId="77777777" w:rsidR="0088494D" w:rsidRPr="00B15C79" w:rsidRDefault="00B15C79">
      <w:pPr>
        <w:rPr>
          <w:rFonts w:eastAsiaTheme="minorHAnsi"/>
          <w:szCs w:val="20"/>
        </w:rPr>
      </w:pPr>
      <w:del w:id="63" w:author="Microsoft Office User" w:date="2017-04-24T00:36:00Z">
        <w:r w:rsidRPr="00B15C79" w:rsidDel="0088494D">
          <w:rPr>
            <w:rFonts w:eastAsiaTheme="minorHAnsi"/>
            <w:szCs w:val="20"/>
          </w:rPr>
          <w:delText>Even if there is blank space in the middle, can equally attack and defend.</w:delText>
        </w:r>
      </w:del>
      <w:ins w:id="64" w:author="Microsoft Office User" w:date="2017-04-24T00:34:00Z">
        <w:r w:rsidR="0088494D">
          <w:rPr>
            <w:rFonts w:eastAsiaTheme="minorHAnsi"/>
            <w:szCs w:val="20"/>
          </w:rPr>
          <w:t>The same rule is applied when the empty spot is placed in between the opponent</w:t>
        </w:r>
      </w:ins>
      <w:ins w:id="65" w:author="Microsoft Office User" w:date="2017-04-24T00:35:00Z">
        <w:r w:rsidR="0088494D">
          <w:rPr>
            <w:rFonts w:eastAsiaTheme="minorHAnsi"/>
            <w:szCs w:val="20"/>
          </w:rPr>
          <w:t>’s (black in the picture above) stones.</w:t>
        </w:r>
      </w:ins>
    </w:p>
    <w:p w14:paraId="6DAD24E1" w14:textId="77777777" w:rsidR="00793610" w:rsidRPr="00B15C79" w:rsidRDefault="00793610">
      <w:pPr>
        <w:rPr>
          <w:rFonts w:eastAsiaTheme="minorHAnsi"/>
          <w:szCs w:val="20"/>
        </w:rPr>
      </w:pPr>
    </w:p>
    <w:sectPr w:rsidR="00793610" w:rsidRPr="00B15C79">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8FA3B9" w14:textId="77777777" w:rsidR="00521F3B" w:rsidRDefault="00521F3B" w:rsidP="00125DCD">
      <w:pPr>
        <w:spacing w:after="0" w:line="240" w:lineRule="auto"/>
      </w:pPr>
      <w:r>
        <w:separator/>
      </w:r>
    </w:p>
  </w:endnote>
  <w:endnote w:type="continuationSeparator" w:id="0">
    <w:p w14:paraId="2259ED69" w14:textId="77777777" w:rsidR="00521F3B" w:rsidRDefault="00521F3B" w:rsidP="00125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79CA81" w14:textId="77777777" w:rsidR="00521F3B" w:rsidRDefault="00521F3B" w:rsidP="00125DCD">
      <w:pPr>
        <w:spacing w:after="0" w:line="240" w:lineRule="auto"/>
      </w:pPr>
      <w:r>
        <w:separator/>
      </w:r>
    </w:p>
  </w:footnote>
  <w:footnote w:type="continuationSeparator" w:id="0">
    <w:p w14:paraId="3106F6BD" w14:textId="77777777" w:rsidR="00521F3B" w:rsidRDefault="00521F3B" w:rsidP="00125DCD">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오환철">
    <w15:presenceInfo w15:providerId="None" w15:userId="오환철"/>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trackRevision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610"/>
    <w:rsid w:val="00125DCD"/>
    <w:rsid w:val="00192E81"/>
    <w:rsid w:val="0028175D"/>
    <w:rsid w:val="00521F3B"/>
    <w:rsid w:val="005F3536"/>
    <w:rsid w:val="006650F6"/>
    <w:rsid w:val="00793610"/>
    <w:rsid w:val="007B7B56"/>
    <w:rsid w:val="0088494D"/>
    <w:rsid w:val="00894762"/>
    <w:rsid w:val="00B15C79"/>
    <w:rsid w:val="00C475AD"/>
    <w:rsid w:val="00FA587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85088"/>
  <w15:chartTrackingRefBased/>
  <w15:docId w15:val="{82DD97B6-1686-4AA3-A4A0-676F8489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B15C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B15C79"/>
    <w:rPr>
      <w:rFonts w:ascii="굴림체" w:eastAsia="굴림체" w:hAnsi="굴림체" w:cs="굴림체"/>
      <w:kern w:val="0"/>
      <w:sz w:val="24"/>
      <w:szCs w:val="24"/>
    </w:rPr>
  </w:style>
  <w:style w:type="character" w:customStyle="1" w:styleId="js-path-segment">
    <w:name w:val="js-path-segment"/>
    <w:basedOn w:val="a0"/>
    <w:rsid w:val="00B15C79"/>
  </w:style>
  <w:style w:type="character" w:styleId="a3">
    <w:name w:val="Hyperlink"/>
    <w:basedOn w:val="a0"/>
    <w:uiPriority w:val="99"/>
    <w:semiHidden/>
    <w:unhideWhenUsed/>
    <w:rsid w:val="00B15C79"/>
    <w:rPr>
      <w:color w:val="0000FF"/>
      <w:u w:val="single"/>
    </w:rPr>
  </w:style>
  <w:style w:type="character" w:customStyle="1" w:styleId="separator">
    <w:name w:val="separator"/>
    <w:basedOn w:val="a0"/>
    <w:rsid w:val="00B15C79"/>
  </w:style>
  <w:style w:type="paragraph" w:styleId="a4">
    <w:name w:val="Balloon Text"/>
    <w:basedOn w:val="a"/>
    <w:link w:val="Char"/>
    <w:uiPriority w:val="99"/>
    <w:semiHidden/>
    <w:unhideWhenUsed/>
    <w:rsid w:val="0028175D"/>
    <w:pPr>
      <w:spacing w:after="0" w:line="240" w:lineRule="auto"/>
    </w:pPr>
    <w:rPr>
      <w:rFonts w:ascii="Times New Roman" w:hAnsi="Times New Roman" w:cs="Times New Roman"/>
      <w:sz w:val="18"/>
      <w:szCs w:val="18"/>
    </w:rPr>
  </w:style>
  <w:style w:type="character" w:customStyle="1" w:styleId="Char">
    <w:name w:val="풍선 도움말 텍스트 Char"/>
    <w:basedOn w:val="a0"/>
    <w:link w:val="a4"/>
    <w:uiPriority w:val="99"/>
    <w:semiHidden/>
    <w:rsid w:val="0028175D"/>
    <w:rPr>
      <w:rFonts w:ascii="Times New Roman" w:hAnsi="Times New Roman" w:cs="Times New Roman"/>
      <w:sz w:val="18"/>
      <w:szCs w:val="18"/>
    </w:rPr>
  </w:style>
  <w:style w:type="character" w:styleId="a5">
    <w:name w:val="Strong"/>
    <w:basedOn w:val="a0"/>
    <w:uiPriority w:val="22"/>
    <w:qFormat/>
    <w:rsid w:val="006650F6"/>
    <w:rPr>
      <w:b/>
      <w:bCs/>
    </w:rPr>
  </w:style>
  <w:style w:type="paragraph" w:styleId="a6">
    <w:name w:val="header"/>
    <w:basedOn w:val="a"/>
    <w:link w:val="Char0"/>
    <w:uiPriority w:val="99"/>
    <w:unhideWhenUsed/>
    <w:rsid w:val="00125DCD"/>
    <w:pPr>
      <w:tabs>
        <w:tab w:val="center" w:pos="4513"/>
        <w:tab w:val="right" w:pos="9026"/>
      </w:tabs>
      <w:snapToGrid w:val="0"/>
    </w:pPr>
  </w:style>
  <w:style w:type="character" w:customStyle="1" w:styleId="Char0">
    <w:name w:val="머리글 Char"/>
    <w:basedOn w:val="a0"/>
    <w:link w:val="a6"/>
    <w:uiPriority w:val="99"/>
    <w:rsid w:val="00125DCD"/>
  </w:style>
  <w:style w:type="paragraph" w:styleId="a7">
    <w:name w:val="footer"/>
    <w:basedOn w:val="a"/>
    <w:link w:val="Char1"/>
    <w:uiPriority w:val="99"/>
    <w:unhideWhenUsed/>
    <w:rsid w:val="00125DCD"/>
    <w:pPr>
      <w:tabs>
        <w:tab w:val="center" w:pos="4513"/>
        <w:tab w:val="right" w:pos="9026"/>
      </w:tabs>
      <w:snapToGrid w:val="0"/>
    </w:pPr>
  </w:style>
  <w:style w:type="character" w:customStyle="1" w:styleId="Char1">
    <w:name w:val="바닥글 Char"/>
    <w:basedOn w:val="a0"/>
    <w:link w:val="a7"/>
    <w:uiPriority w:val="99"/>
    <w:rsid w:val="00125D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1240">
      <w:bodyDiv w:val="1"/>
      <w:marLeft w:val="0"/>
      <w:marRight w:val="0"/>
      <w:marTop w:val="0"/>
      <w:marBottom w:val="0"/>
      <w:divBdr>
        <w:top w:val="none" w:sz="0" w:space="0" w:color="auto"/>
        <w:left w:val="none" w:sz="0" w:space="0" w:color="auto"/>
        <w:bottom w:val="none" w:sz="0" w:space="0" w:color="auto"/>
        <w:right w:val="none" w:sz="0" w:space="0" w:color="auto"/>
      </w:divBdr>
    </w:div>
    <w:div w:id="979461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oh930418/oh.github.com/tree/master/Projects/Omok%20game%20program" TargetMode="External"/><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오환철</dc:creator>
  <cp:keywords/>
  <dc:description/>
  <cp:lastModifiedBy>오환철</cp:lastModifiedBy>
  <cp:revision>5</cp:revision>
  <dcterms:created xsi:type="dcterms:W3CDTF">2017-04-23T07:10:00Z</dcterms:created>
  <dcterms:modified xsi:type="dcterms:W3CDTF">2017-04-23T16:59:00Z</dcterms:modified>
</cp:coreProperties>
</file>